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0E46" w:rsidRDefault="57F2126B" w14:paraId="2C078E63" w14:textId="2A98188B">
      <w:r>
        <w:t xml:space="preserve">The CTF challenge this writeup is for is the </w:t>
      </w:r>
      <w:r w:rsidR="255C94A3">
        <w:t>YouTube</w:t>
      </w:r>
      <w:r>
        <w:t xml:space="preserve"> adventure</w:t>
      </w:r>
    </w:p>
    <w:p w:rsidR="4577E66A" w:rsidRDefault="4577E66A" w14:paraId="0D8DDAE0" w14:textId="196AF7F9">
      <w:r w:rsidR="4577E66A">
        <w:rPr/>
        <w:t>Firstly, we start with a YouTube link</w:t>
      </w:r>
      <w:r w:rsidR="0F005962">
        <w:rPr/>
        <w:t xml:space="preserve"> </w:t>
      </w:r>
      <w:hyperlink r:id="R92d74f6682584ec6">
        <w:r w:rsidRPr="50F9E952" w:rsidR="0F005962">
          <w:rPr>
            <w:rStyle w:val="Hyperlink"/>
          </w:rPr>
          <w:t>https://www.youtube.com/watch?v=wKz32opINzo</w:t>
        </w:r>
      </w:hyperlink>
      <w:r w:rsidR="4577E66A">
        <w:rPr/>
        <w:t xml:space="preserve">, </w:t>
      </w:r>
      <w:r w:rsidR="64A0E2C0">
        <w:rPr/>
        <w:t xml:space="preserve">which is titled </w:t>
      </w:r>
      <w:r w:rsidR="00EB279D">
        <w:rPr/>
        <w:t>“</w:t>
      </w:r>
      <w:r w:rsidR="64A0E2C0">
        <w:rPr/>
        <w:t>quest1</w:t>
      </w:r>
      <w:r w:rsidR="00EB279D">
        <w:rPr/>
        <w:t>”.</w:t>
      </w:r>
      <w:r w:rsidR="0BEDF5CA">
        <w:rPr/>
        <w:t xml:space="preserve"> </w:t>
      </w:r>
      <w:r w:rsidR="00EB279D">
        <w:rPr/>
        <w:t>There is</w:t>
      </w:r>
      <w:r w:rsidR="0BEDF5CA">
        <w:rPr/>
        <w:t xml:space="preserve"> </w:t>
      </w:r>
      <w:r w:rsidR="1ECD8280">
        <w:rPr/>
        <w:t xml:space="preserve">a text </w:t>
      </w:r>
      <w:r w:rsidR="00EB279D">
        <w:rPr/>
        <w:t xml:space="preserve">in the video </w:t>
      </w:r>
      <w:r w:rsidR="1ECD8280">
        <w:rPr/>
        <w:t xml:space="preserve">asking us to help the person </w:t>
      </w:r>
      <w:r w:rsidR="76375B32">
        <w:rPr/>
        <w:t>find</w:t>
      </w:r>
      <w:r w:rsidR="1ECD8280">
        <w:rPr/>
        <w:t xml:space="preserve"> the flag</w:t>
      </w:r>
      <w:r w:rsidR="00EB279D">
        <w:rPr/>
        <w:t>.</w:t>
      </w:r>
      <w:r w:rsidR="1ECD8280">
        <w:rPr/>
        <w:t xml:space="preserve"> </w:t>
      </w:r>
      <w:r w:rsidR="2E1FDE24">
        <w:rPr/>
        <w:t>The</w:t>
      </w:r>
      <w:r w:rsidR="1ECD8280">
        <w:rPr/>
        <w:t xml:space="preserve"> subtitles </w:t>
      </w:r>
      <w:r w:rsidR="00EB279D">
        <w:rPr/>
        <w:t>show</w:t>
      </w:r>
      <w:r w:rsidR="00EB279D">
        <w:rPr/>
        <w:t xml:space="preserve"> </w:t>
      </w:r>
      <w:r w:rsidR="1ECD8280">
        <w:rPr/>
        <w:t>the next YouTube link</w:t>
      </w:r>
      <w:r w:rsidR="00EB279D">
        <w:rPr/>
        <w:t>.</w:t>
      </w:r>
      <w:r w:rsidR="1ECD8280">
        <w:rPr/>
        <w:t xml:space="preserve"> </w:t>
      </w:r>
      <w:r w:rsidR="00EB279D">
        <w:rPr/>
        <w:t>Afterward,</w:t>
      </w:r>
      <w:r w:rsidR="1ECD8280">
        <w:rPr/>
        <w:t xml:space="preserve"> </w:t>
      </w:r>
      <w:r w:rsidR="1ECD8280">
        <w:rPr/>
        <w:t xml:space="preserve">there is a maze in the </w:t>
      </w:r>
      <w:r w:rsidR="7CD30410">
        <w:rPr/>
        <w:t>video,</w:t>
      </w:r>
      <w:r w:rsidR="1ECD8280">
        <w:rPr/>
        <w:t xml:space="preserve"> and </w:t>
      </w:r>
      <w:r w:rsidR="148BC1D6">
        <w:rPr/>
        <w:t>the description has a placeholder text hiding the real clue</w:t>
      </w:r>
      <w:r w:rsidR="00EB279D">
        <w:rPr/>
        <w:t>.</w:t>
      </w:r>
      <w:r>
        <w:br/>
      </w:r>
      <w:r w:rsidR="148BC1D6">
        <w:rPr/>
        <w:t xml:space="preserve">Red: </w:t>
      </w:r>
      <w:r w:rsidR="148BC1D6">
        <w:rPr/>
        <w:t>qxU</w:t>
      </w:r>
      <w:r w:rsidR="148BC1D6">
        <w:rPr/>
        <w:t xml:space="preserve"> </w:t>
      </w:r>
      <w:r>
        <w:br/>
      </w:r>
      <w:r w:rsidR="148BC1D6">
        <w:rPr/>
        <w:t xml:space="preserve">Orange: </w:t>
      </w:r>
      <w:r w:rsidR="148BC1D6">
        <w:rPr/>
        <w:t>bUB</w:t>
      </w:r>
      <w:r w:rsidR="148BC1D6">
        <w:rPr/>
        <w:t xml:space="preserve"> </w:t>
      </w:r>
      <w:r>
        <w:br/>
      </w:r>
      <w:r w:rsidR="148BC1D6">
        <w:rPr/>
        <w:t xml:space="preserve">Yellow: </w:t>
      </w:r>
      <w:r w:rsidR="148BC1D6">
        <w:rPr/>
        <w:t>sGd</w:t>
      </w:r>
      <w:r w:rsidR="148BC1D6">
        <w:rPr/>
        <w:t xml:space="preserve"> </w:t>
      </w:r>
    </w:p>
    <w:p w:rsidR="148BC1D6" w:rsidRDefault="148BC1D6" w14:paraId="6944A959" w14:textId="521DAF0F">
      <w:r>
        <w:t xml:space="preserve">Green: bPA </w:t>
      </w:r>
    </w:p>
    <w:p w:rsidR="148BC1D6" w:rsidRDefault="148BC1D6" w14:paraId="0291111F" w14:textId="516AC19C">
      <w:r>
        <w:t xml:space="preserve">Blue: mrT </w:t>
      </w:r>
    </w:p>
    <w:p w:rsidR="148BC1D6" w:rsidRDefault="148BC1D6" w14:paraId="6AF24F79" w14:textId="06F802AE">
      <w:r>
        <w:t xml:space="preserve">Purple: MTa </w:t>
      </w:r>
    </w:p>
    <w:p w:rsidR="148BC1D6" w:rsidP="6549FB9D" w:rsidRDefault="148BC1D6" w14:paraId="2AF64F97" w14:textId="68027723">
      <w:r>
        <w:t>Pink: Q==</w:t>
      </w:r>
    </w:p>
    <w:p w:rsidR="148BC1D6" w:rsidP="6549FB9D" w:rsidRDefault="148BC1D6" w14:paraId="0EF52C4F" w14:textId="3A00FD90">
      <w:r>
        <w:rPr>
          <w:noProof/>
        </w:rPr>
        <w:drawing>
          <wp:inline distT="0" distB="0" distL="0" distR="0" wp14:anchorId="2ED692A3" wp14:editId="10B350BF">
            <wp:extent cx="3072108" cy="3173833"/>
            <wp:effectExtent l="0" t="0" r="0" b="0"/>
            <wp:docPr id="782820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56050" name="Picture 12306560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08" cy="31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9D" w:rsidP="6549FB9D" w:rsidRDefault="06CA5228" w14:paraId="3284E488" w14:textId="77777777">
      <w:pPr/>
      <w:r w:rsidR="06CA5228">
        <w:rPr/>
        <w:t>But we will save this for later</w:t>
      </w:r>
      <w:r w:rsidR="00EB279D">
        <w:rPr/>
        <w:t xml:space="preserve">. </w:t>
      </w:r>
    </w:p>
    <w:p w:rsidR="00EB279D" w:rsidP="6549FB9D" w:rsidRDefault="06CA5228" w14:paraId="0E3D93F6" w14:textId="0844F32D">
      <w:pPr/>
      <w:r w:rsidR="00EB279D">
        <w:rPr/>
        <w:t>T</w:t>
      </w:r>
      <w:r w:rsidR="06CA5228">
        <w:rPr/>
        <w:t xml:space="preserve">he next video </w:t>
      </w:r>
      <w:hyperlink r:id="R7ebba58d971a46f5">
        <w:r w:rsidRPr="50F9E952" w:rsidR="06CA5228">
          <w:rPr>
            <w:rStyle w:val="Hyperlink"/>
          </w:rPr>
          <w:t>https://www.youtube.com/watch?v=p1OGNSLqnZI</w:t>
        </w:r>
      </w:hyperlink>
      <w:r w:rsidR="06CA5228">
        <w:rPr/>
        <w:t xml:space="preserve"> named </w:t>
      </w:r>
      <w:r w:rsidR="00EB279D">
        <w:rPr/>
        <w:t>“</w:t>
      </w:r>
      <w:r w:rsidR="06CA5228">
        <w:rPr/>
        <w:t>quest 2</w:t>
      </w:r>
      <w:r w:rsidR="00EB279D">
        <w:rPr/>
        <w:t>”</w:t>
      </w:r>
      <w:r w:rsidR="06CA5228">
        <w:rPr/>
        <w:t xml:space="preserve"> </w:t>
      </w:r>
      <w:r w:rsidR="00EB279D">
        <w:rPr/>
        <w:t xml:space="preserve">shows </w:t>
      </w:r>
      <w:r w:rsidR="00EB279D">
        <w:rPr/>
        <w:t>the seven</w:t>
      </w:r>
      <w:r w:rsidR="61CB8C71">
        <w:rPr/>
        <w:t xml:space="preserve"> YouTube links</w:t>
      </w:r>
      <w:r w:rsidR="00EB279D">
        <w:rPr/>
        <w:t xml:space="preserve"> below:</w:t>
      </w:r>
    </w:p>
    <w:p w:rsidR="00EB279D" w:rsidP="6549FB9D" w:rsidRDefault="61CB8C71" w14:paraId="634EB0C3" w14:textId="5E3F023A">
      <w:pPr/>
      <w:ins w:author="Kalu Huang" w:date="2026-08-08T23:14:00Z" w16du:dateUtc="2026-08-09T03:14:00Z" w:id="2080913230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969316825">
        <w:r>
          <w:fldChar w:fldCharType="separate"/>
        </w:r>
      </w:ins>
      <w:r w:rsidRPr="50F9E952" w:rsidR="00EB279D">
        <w:rPr>
          <w:rStyle w:val="Hyperlink"/>
        </w:rPr>
        <w:t>https://www.youtube.com/watch?v=7FwDP17XPlk</w:t>
      </w:r>
      <w:ins w:author="Kalu Huang" w:date="2026-08-08T23:14:00Z" w16du:dateUtc="2026-08-09T03:14:00Z" w:id="1738244889">
        <w:r>
          <w:fldChar w:fldCharType="end"/>
        </w:r>
      </w:ins>
      <w:r w:rsidR="14E0CA45">
        <w:rPr/>
        <w:t xml:space="preserve">, which </w:t>
      </w:r>
      <w:r w:rsidR="1B991AF1">
        <w:rPr/>
        <w:t xml:space="preserve">is just Rick Astely’s Never </w:t>
      </w:r>
      <w:r w:rsidR="1B991AF1">
        <w:rPr/>
        <w:t>Gonna</w:t>
      </w:r>
      <w:r w:rsidR="1B991AF1">
        <w:rPr/>
        <w:t xml:space="preserve"> Give You Up, </w:t>
      </w:r>
      <w:r w:rsidR="1B5800B7">
        <w:rPr/>
        <w:t xml:space="preserve"> </w:t>
      </w:r>
    </w:p>
    <w:p w:rsidR="00EB279D" w:rsidP="6549FB9D" w:rsidRDefault="00EB279D" w14:paraId="6AF7E98D" w14:textId="43697A76">
      <w:pPr/>
      <w:ins w:author="Kalu Huang" w:date="2026-08-08T23:14:00Z" w16du:dateUtc="2026-08-09T03:14:00Z" w:id="442709311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1029544184">
        <w:r>
          <w:fldChar w:fldCharType="separate"/>
        </w:r>
      </w:ins>
      <w:r w:rsidRPr="50F9E952" w:rsidR="00EB279D">
        <w:rPr>
          <w:rStyle w:val="Hyperlink"/>
        </w:rPr>
        <w:t>https://www.youtube.com/watch?v=S8enYup_FaY</w:t>
      </w:r>
      <w:ins w:author="Kalu Huang" w:date="2026-08-08T23:14:00Z" w16du:dateUtc="2026-08-09T03:14:00Z" w:id="1203498831">
        <w:r>
          <w:fldChar w:fldCharType="end"/>
        </w:r>
      </w:ins>
      <w:r w:rsidR="138DA191">
        <w:rPr/>
        <w:t>, which is the 2026 MIT Integration Bee</w:t>
      </w:r>
      <w:r w:rsidR="64101A94">
        <w:rPr/>
        <w:t xml:space="preserve"> – </w:t>
      </w:r>
      <w:r w:rsidR="138DA191">
        <w:rPr/>
        <w:t>Final</w:t>
      </w:r>
    </w:p>
    <w:p w:rsidR="00EB279D" w:rsidP="6549FB9D" w:rsidRDefault="00EB279D" w14:paraId="3EA31F7B" w14:textId="36DA97BD">
      <w:pPr/>
      <w:ins w:author="Kalu Huang" w:date="2026-08-08T23:14:00Z" w16du:dateUtc="2026-08-09T03:14:00Z" w:id="1499423181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732293422">
        <w:r>
          <w:fldChar w:fldCharType="separate"/>
        </w:r>
      </w:ins>
      <w:r w:rsidRPr="50F9E952" w:rsidR="00EB279D">
        <w:rPr>
          <w:rStyle w:val="Hyperlink"/>
        </w:rPr>
        <w:t>https://www.youtube.com/watch?v=Vjf_5VHYy3w</w:t>
      </w:r>
      <w:ins w:author="Kalu Huang" w:date="2026-08-08T23:14:00Z" w16du:dateUtc="2026-08-09T03:14:00Z" w:id="1576003346">
        <w:r>
          <w:fldChar w:fldCharType="end"/>
        </w:r>
      </w:ins>
      <w:r w:rsidR="45C9D8D9">
        <w:rPr/>
        <w:t>, which is the next video quest</w:t>
      </w:r>
      <w:r w:rsidR="4B63B481">
        <w:rPr/>
        <w:t>3</w:t>
      </w:r>
    </w:p>
    <w:p w:rsidR="00EB279D" w:rsidP="6549FB9D" w:rsidRDefault="4B63B481" w14:paraId="55D147C6" w14:textId="6196E631">
      <w:pPr/>
      <w:ins w:author="Kalu Huang" w:date="2026-08-08T23:14:00Z" w16du:dateUtc="2026-08-09T03:14:00Z" w:id="262402968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863021548">
        <w:r>
          <w:fldChar w:fldCharType="separate"/>
        </w:r>
      </w:ins>
      <w:r w:rsidRPr="50F9E952" w:rsidR="00EB279D">
        <w:rPr>
          <w:rStyle w:val="Hyperlink"/>
        </w:rPr>
        <w:t>https://www.youtube.com/watch?v=vFTeN17Z4rc</w:t>
      </w:r>
      <w:ins w:author="Kalu Huang" w:date="2026-08-08T23:14:00Z" w16du:dateUtc="2026-08-09T03:14:00Z" w:id="104188983">
        <w:r>
          <w:fldChar w:fldCharType="end"/>
        </w:r>
      </w:ins>
      <w:r w:rsidR="3D17C11E">
        <w:rPr/>
        <w:t>, which is</w:t>
      </w:r>
      <w:r w:rsidR="4B63B481">
        <w:rPr/>
        <w:t xml:space="preserve"> </w:t>
      </w:r>
      <w:r w:rsidR="5F12A171">
        <w:rPr/>
        <w:t>the 2017 Raytheon MATHCOUNTS National Competition</w:t>
      </w:r>
    </w:p>
    <w:p w:rsidR="00EB279D" w:rsidP="6549FB9D" w:rsidRDefault="5F12A171" w14:paraId="59F04DBC" w14:textId="077D9133">
      <w:pPr/>
      <w:ins w:author="Kalu Huang" w:date="2026-08-08T23:14:00Z" w16du:dateUtc="2026-08-09T03:14:00Z" w:id="492478552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1839083059">
        <w:r>
          <w:fldChar w:fldCharType="separate"/>
        </w:r>
      </w:ins>
      <w:r w:rsidRPr="50F9E952" w:rsidR="00EB279D">
        <w:rPr>
          <w:rStyle w:val="Hyperlink"/>
        </w:rPr>
        <w:t>https://www.youtube.com/watch?v=tSBWmxwT8So</w:t>
      </w:r>
      <w:ins w:author="Kalu Huang" w:date="2026-08-08T23:14:00Z" w16du:dateUtc="2026-08-09T03:14:00Z" w:id="705600694">
        <w:r>
          <w:fldChar w:fldCharType="end"/>
        </w:r>
      </w:ins>
      <w:r w:rsidR="388E537B">
        <w:rPr/>
        <w:t>, which is Tears</w:t>
      </w:r>
      <w:r w:rsidR="0C9A19F3">
        <w:rPr/>
        <w:t xml:space="preserve"> </w:t>
      </w:r>
      <w:bookmarkStart w:name="_Int_acpUh4EA" w:id="1102484345"/>
      <w:r w:rsidR="788F290B">
        <w:rPr/>
        <w:t>For</w:t>
      </w:r>
      <w:bookmarkEnd w:id="1102484345"/>
      <w:r w:rsidR="788F290B">
        <w:rPr/>
        <w:t xml:space="preserve"> Fear’s Everybody Wants </w:t>
      </w:r>
      <w:bookmarkStart w:name="_Int_2yWgnZYw" w:id="529063826"/>
      <w:r w:rsidR="788F290B">
        <w:rPr/>
        <w:t>To</w:t>
      </w:r>
      <w:bookmarkEnd w:id="529063826"/>
      <w:r w:rsidR="788F290B">
        <w:rPr/>
        <w:t xml:space="preserve"> Rule </w:t>
      </w:r>
      <w:bookmarkStart w:name="_Int_4hQMxmSB" w:id="625472114"/>
      <w:r w:rsidR="788F290B">
        <w:rPr/>
        <w:t>The</w:t>
      </w:r>
      <w:bookmarkEnd w:id="625472114"/>
      <w:r w:rsidR="788F290B">
        <w:rPr/>
        <w:t xml:space="preserve"> World</w:t>
      </w:r>
    </w:p>
    <w:p w:rsidR="00EB279D" w:rsidP="6549FB9D" w:rsidRDefault="788F290B" w14:paraId="18F55A1A" w14:textId="39E9256B">
      <w:pPr/>
      <w:ins w:author="Kalu Huang" w:date="2026-08-08T23:14:00Z" w16du:dateUtc="2026-08-09T03:14:00Z" w:id="449663739">
        <w:r>
          <w:fldChar w:fldCharType="begin"/>
        </w:r>
      </w:ins>
      <w:r>
        <w:instrText xml:space="preserve">HYPERLINK "</w:instrText>
      </w:r>
      <w:ins w:author="Kalu Huang" w:date="2026-08-08T23:14:00Z" w16du:dateUtc="2026-08-09T03:14:00Z" w:id="111007022">
        <w:r>
          <w:fldChar w:fldCharType="separate"/>
        </w:r>
      </w:ins>
      <w:r w:rsidRPr="50F9E952" w:rsidR="00EB279D">
        <w:rPr>
          <w:rStyle w:val="Hyperlink"/>
        </w:rPr>
        <w:t>https://www.youtube.com/watch?v=u0Akq3fGknE</w:t>
      </w:r>
      <w:ins w:author="Kalu Huang" w:date="2026-08-08T23:14:00Z" w16du:dateUtc="2026-08-09T03:14:00Z" w:id="1623770175">
        <w:r>
          <w:fldChar w:fldCharType="end"/>
        </w:r>
      </w:ins>
      <w:r w:rsidR="7AA80CCC">
        <w:rPr/>
        <w:t>, which is LITCTF 2023 | Web Writeup | My boss left, unsecure, Ping Pong</w:t>
      </w:r>
    </w:p>
    <w:p w:rsidR="00EB279D" w:rsidP="6549FB9D" w:rsidRDefault="7AA80CCC" w14:paraId="5452539C" w14:textId="7809C336">
      <w:pPr/>
      <w:ins w:author="Kalu Huang" w:date="2026-08-08T23:15:00Z" w16du:dateUtc="2026-08-09T03:15:00Z" w:id="638644821">
        <w:r>
          <w:fldChar w:fldCharType="begin"/>
        </w:r>
      </w:ins>
      <w:r>
        <w:instrText xml:space="preserve">HYPERLINK "</w:instrText>
      </w:r>
      <w:ins w:author="Kalu Huang" w:date="2026-08-08T23:15:00Z" w16du:dateUtc="2026-08-09T03:15:00Z" w:id="1327806870">
        <w:r>
          <w:fldChar w:fldCharType="separate"/>
        </w:r>
      </w:ins>
      <w:r w:rsidRPr="50F9E952" w:rsidR="00EB279D">
        <w:rPr>
          <w:rStyle w:val="Hyperlink"/>
        </w:rPr>
        <w:t>https://www.youtube.com/watch?v=Mi6RqGP7yJM</w:t>
      </w:r>
      <w:ins w:author="Kalu Huang" w:date="2026-08-08T23:15:00Z" w16du:dateUtc="2026-08-09T03:15:00Z" w:id="473202927">
        <w:r>
          <w:fldChar w:fldCharType="end"/>
        </w:r>
      </w:ins>
      <w:r w:rsidR="7E4988A7">
        <w:rPr/>
        <w:t xml:space="preserve">, </w:t>
      </w:r>
      <w:r w:rsidR="7E4988A7">
        <w:rPr/>
        <w:t>which is MITIT 2025-2026 Winter Contest Closing Ceremony</w:t>
      </w:r>
      <w:r w:rsidR="56D2FFF9">
        <w:rPr/>
        <w:t>.</w:t>
      </w:r>
    </w:p>
    <w:p w:rsidR="00EB279D" w:rsidP="50F9E952" w:rsidRDefault="64479A7D" w14:paraId="3A6CF5E1" w14:textId="5A4ABF73">
      <w:pPr>
        <w:pStyle w:val="Normal"/>
      </w:pPr>
      <w:r w:rsidR="358CEBED">
        <w:rPr/>
        <w:t xml:space="preserve">Despite finding the next </w:t>
      </w:r>
      <w:r w:rsidR="00099642">
        <w:rPr/>
        <w:t>video</w:t>
      </w:r>
      <w:r w:rsidR="358CEBED">
        <w:rPr/>
        <w:t xml:space="preserve"> link, we still need to check if there </w:t>
      </w:r>
      <w:r w:rsidR="487DE166">
        <w:rPr/>
        <w:t>is</w:t>
      </w:r>
      <w:r w:rsidR="358CEBED">
        <w:rPr/>
        <w:t xml:space="preserve"> more stuff we might have missed t</w:t>
      </w:r>
      <w:r w:rsidR="66EB03EA">
        <w:rPr/>
        <w:t xml:space="preserve">hat lead us to the flag, in the subtitles there are two subtitles one that shows a normal message the second showing a jumble of letters saying </w:t>
      </w:r>
      <w:r w:rsidR="66EB03EA">
        <w:rPr/>
        <w:t>TdD</w:t>
      </w:r>
      <w:r w:rsidR="66EB03EA">
        <w:rPr/>
        <w:t>.</w:t>
      </w:r>
    </w:p>
    <w:p w:rsidR="00EB279D" w:rsidP="50F9E952" w:rsidRDefault="64479A7D" w14:paraId="5842D2DB" w14:textId="4C307BD8">
      <w:pPr>
        <w:pStyle w:val="Normal"/>
      </w:pPr>
      <w:r w:rsidR="00EB279D">
        <w:rPr/>
        <w:t>I</w:t>
      </w:r>
      <w:r w:rsidR="64479A7D">
        <w:rPr/>
        <w:t xml:space="preserve">n quest </w:t>
      </w:r>
      <w:r w:rsidR="3261134A">
        <w:rPr/>
        <w:t xml:space="preserve">3 </w:t>
      </w:r>
      <w:hyperlink r:id="Rc587b92271164018">
        <w:r w:rsidRPr="50F9E952" w:rsidR="3261134A">
          <w:rPr>
            <w:rStyle w:val="Hyperlink"/>
          </w:rPr>
          <w:t>https://www.youtube.com/watch?v=Vjf_5VHYy3w</w:t>
        </w:r>
      </w:hyperlink>
      <w:r w:rsidR="3261134A">
        <w:rPr/>
        <w:t xml:space="preserve">, we see a </w:t>
      </w:r>
      <w:r w:rsidR="2DFEA508">
        <w:rPr/>
        <w:t>10</w:t>
      </w:r>
      <w:r w:rsidR="3261134A">
        <w:rPr/>
        <w:t xml:space="preserve"> second glitch screen</w:t>
      </w:r>
      <w:r w:rsidR="00EB279D">
        <w:rPr/>
        <w:t xml:space="preserve">. The link of the next quest is hidden </w:t>
      </w:r>
      <w:r w:rsidR="39C66471">
        <w:rPr/>
        <w:t xml:space="preserve">at the bottom of the </w:t>
      </w:r>
      <w:r w:rsidR="3E86B281">
        <w:rPr/>
        <w:t>description,</w:t>
      </w:r>
      <w:r w:rsidR="39C66471">
        <w:rPr/>
        <w:t xml:space="preserve"> </w:t>
      </w:r>
      <w:r w:rsidR="49B33765">
        <w:rPr/>
        <w:t>at</w:t>
      </w:r>
      <w:r w:rsidR="39C66471">
        <w:rPr/>
        <w:t xml:space="preserve"> 7 seconds a part of the screen darkens</w:t>
      </w:r>
      <w:r w:rsidR="00EB279D">
        <w:rPr/>
        <w:t xml:space="preserve"> and</w:t>
      </w:r>
      <w:r w:rsidR="39C66471">
        <w:rPr/>
        <w:t xml:space="preserve"> </w:t>
      </w:r>
      <w:r w:rsidR="303E8B0E">
        <w:rPr/>
        <w:t>shows</w:t>
      </w:r>
      <w:r w:rsidR="39C66471">
        <w:rPr/>
        <w:t xml:space="preserve"> </w:t>
      </w:r>
      <w:r w:rsidR="3199E834">
        <w:rPr/>
        <w:t>NyM</w:t>
      </w:r>
      <w:r w:rsidR="00EB279D">
        <w:rPr/>
        <w:t>,</w:t>
      </w:r>
      <w:r w:rsidR="3199E834">
        <w:rPr/>
        <w:t xml:space="preserve"> which </w:t>
      </w:r>
      <w:r w:rsidR="4566959D">
        <w:rPr/>
        <w:t>will be</w:t>
      </w:r>
      <w:r w:rsidR="00EB279D">
        <w:rPr/>
        <w:t xml:space="preserve"> used</w:t>
      </w:r>
      <w:r w:rsidR="00EB279D">
        <w:rPr/>
        <w:t xml:space="preserve"> </w:t>
      </w:r>
      <w:r w:rsidR="3199E834">
        <w:rPr/>
        <w:t>later</w:t>
      </w:r>
      <w:r w:rsidR="00EB279D">
        <w:rPr/>
        <w:t xml:space="preserve">. </w:t>
      </w:r>
    </w:p>
    <w:p w:rsidR="00EB279D" w:rsidP="6549FB9D" w:rsidRDefault="3199E834" w14:paraId="1DB2E705" w14:textId="2D9ECEAE">
      <w:pPr/>
      <w:r w:rsidR="00EB279D">
        <w:rPr/>
        <w:t>A</w:t>
      </w:r>
      <w:r w:rsidR="3199E834">
        <w:rPr/>
        <w:t xml:space="preserve">t quest4 </w:t>
      </w:r>
      <w:hyperlink r:id="R40c6addcc2d240e7">
        <w:r w:rsidRPr="50F9E952" w:rsidR="3199E834">
          <w:rPr>
            <w:rStyle w:val="Hyperlink"/>
          </w:rPr>
          <w:t>https://www.youtube.com/watch?v=znqPQdxS_8U</w:t>
        </w:r>
      </w:hyperlink>
      <w:r w:rsidR="3199E834">
        <w:rPr/>
        <w:t>, we see an action movie like 5 second montage</w:t>
      </w:r>
      <w:r w:rsidR="4CD2D073">
        <w:rPr/>
        <w:t>, the next YouTube link is hidden in the thumbnail</w:t>
      </w:r>
      <w:r w:rsidR="00EB279D">
        <w:rPr/>
        <w:t>.</w:t>
      </w:r>
      <w:r w:rsidR="3199E834">
        <w:rPr/>
        <w:t xml:space="preserve"> </w:t>
      </w:r>
      <w:r w:rsidR="00EB279D">
        <w:rPr/>
        <w:t>There is also a comment</w:t>
      </w:r>
      <w:r w:rsidR="1ADCCBEF">
        <w:rPr/>
        <w:t xml:space="preserve"> </w:t>
      </w:r>
      <w:r w:rsidR="00EB279D">
        <w:rPr/>
        <w:t>saying “</w:t>
      </w:r>
      <w:r w:rsidR="1ADCCBEF">
        <w:rPr/>
        <w:t>T</w:t>
      </w:r>
      <w:r w:rsidR="00EB279D">
        <w:rPr/>
        <w:t>a</w:t>
      </w:r>
      <w:r w:rsidR="1ADCCBEF">
        <w:rPr/>
        <w:t>x</w:t>
      </w:r>
      <w:r w:rsidR="00EB279D">
        <w:rPr/>
        <w:t>”</w:t>
      </w:r>
      <w:r w:rsidR="1ADCCBEF">
        <w:rPr/>
        <w:t>,</w:t>
      </w:r>
      <w:r w:rsidR="1ADCCBEF">
        <w:rPr/>
        <w:t xml:space="preserve"> </w:t>
      </w:r>
      <w:r w:rsidR="00EB279D">
        <w:rPr/>
        <w:t xml:space="preserve">which is </w:t>
      </w:r>
      <w:r w:rsidR="1ADCCBEF">
        <w:rPr/>
        <w:t>important later</w:t>
      </w:r>
      <w:r w:rsidR="00EB279D">
        <w:rPr/>
        <w:t>.</w:t>
      </w:r>
    </w:p>
    <w:p w:rsidR="008952D5" w:rsidP="6549FB9D" w:rsidRDefault="3FD6B314" w14:paraId="6FB424EC" w14:textId="5E66C75E">
      <w:pPr/>
      <w:r w:rsidR="00EB279D">
        <w:rPr/>
        <w:t>In q</w:t>
      </w:r>
      <w:r w:rsidR="3FD6B314">
        <w:rPr/>
        <w:t xml:space="preserve">uest 5 </w:t>
      </w:r>
      <w:hyperlink r:id="R18bd6dad345c4577">
        <w:r w:rsidRPr="50F9E952" w:rsidR="3FD6B314">
          <w:rPr>
            <w:rStyle w:val="Hyperlink"/>
          </w:rPr>
          <w:t>https://www.youtube.com/watch?v=bZjgdbGZIEM</w:t>
        </w:r>
      </w:hyperlink>
      <w:r w:rsidR="3FD6B314">
        <w:rPr/>
        <w:t>,</w:t>
      </w:r>
      <w:r w:rsidR="188C17E6">
        <w:rPr/>
        <w:t xml:space="preserve"> it </w:t>
      </w:r>
      <w:r w:rsidR="188C17E6">
        <w:rPr/>
        <w:t>contained</w:t>
      </w:r>
      <w:r w:rsidR="188C17E6">
        <w:rPr/>
        <w:t xml:space="preserve"> morse code which</w:t>
      </w:r>
      <w:r w:rsidR="00EB279D">
        <w:rPr/>
        <w:t xml:space="preserve"> could be decipher</w:t>
      </w:r>
      <w:r w:rsidR="188C17E6">
        <w:rPr/>
        <w:t xml:space="preserve"> using a morse code decoder (</w:t>
      </w:r>
      <w:r w:rsidR="008952D5">
        <w:rPr/>
        <w:t>this is the one I used</w:t>
      </w:r>
      <w:r w:rsidR="188C17E6">
        <w:rPr/>
        <w:t xml:space="preserve">: </w:t>
      </w:r>
      <w:hyperlink r:id="Rc0b3db95607a4d76">
        <w:r w:rsidRPr="50F9E952" w:rsidR="188C17E6">
          <w:rPr>
            <w:rStyle w:val="Hyperlink"/>
          </w:rPr>
          <w:t>https://morsecode.world/international/decoder/audio-decoder-adaptive.html</w:t>
        </w:r>
      </w:hyperlink>
      <w:r w:rsidR="188C17E6">
        <w:rPr/>
        <w:t>)</w:t>
      </w:r>
      <w:r w:rsidR="00EB279D">
        <w:rPr/>
        <w:t>.</w:t>
      </w:r>
      <w:r w:rsidR="188C17E6">
        <w:rPr/>
        <w:t xml:space="preserve"> </w:t>
      </w:r>
      <w:r w:rsidR="00EB279D">
        <w:rPr/>
        <w:t xml:space="preserve">This </w:t>
      </w:r>
      <w:r w:rsidR="4B941214">
        <w:rPr/>
        <w:t>gave us the next YouTube link</w:t>
      </w:r>
      <w:r w:rsidR="008952D5">
        <w:rPr/>
        <w:t xml:space="preserve">. </w:t>
      </w:r>
      <w:r w:rsidR="008952D5">
        <w:rPr/>
        <w:t>A</w:t>
      </w:r>
      <w:r w:rsidR="4B941214">
        <w:rPr/>
        <w:t xml:space="preserve">t 15 seconds we </w:t>
      </w:r>
      <w:r w:rsidR="008952D5">
        <w:rPr/>
        <w:t xml:space="preserve">also </w:t>
      </w:r>
      <w:r w:rsidR="4B941214">
        <w:rPr/>
        <w:t>see</w:t>
      </w:r>
      <w:r w:rsidR="008952D5">
        <w:rPr/>
        <w:t xml:space="preserve"> the </w:t>
      </w:r>
      <w:r w:rsidR="1B601359">
        <w:rPr/>
        <w:t>code “</w:t>
      </w:r>
      <w:r w:rsidR="4B941214">
        <w:rPr/>
        <w:t>fQ</w:t>
      </w:r>
      <w:r w:rsidR="13F5CDA2">
        <w:rPr/>
        <w:t>”</w:t>
      </w:r>
      <w:r w:rsidR="4B941214">
        <w:rPr/>
        <w:t xml:space="preserve"> </w:t>
      </w:r>
      <w:r w:rsidR="008952D5">
        <w:rPr/>
        <w:t xml:space="preserve">which is </w:t>
      </w:r>
      <w:r w:rsidR="4B941214">
        <w:rPr/>
        <w:t>important later</w:t>
      </w:r>
      <w:r w:rsidR="4B941214">
        <w:rPr/>
        <w:t xml:space="preserve">. </w:t>
      </w:r>
    </w:p>
    <w:p w:rsidR="008952D5" w:rsidP="6549FB9D" w:rsidRDefault="4B941214" w14:paraId="7AFDFB8A" w14:textId="1A56D321">
      <w:pPr>
        <w:rPr>
          <w:rFonts w:ascii="Aptos" w:hAnsi="Aptos" w:eastAsia="Aptos" w:cs="Aptos"/>
        </w:rPr>
      </w:pPr>
      <w:r w:rsidR="4B941214">
        <w:rPr/>
        <w:t xml:space="preserve">Quest 6 </w:t>
      </w:r>
      <w:hyperlink r:id="R22e088abf71b47e9">
        <w:r w:rsidRPr="50F9E952" w:rsidR="4B941214">
          <w:rPr>
            <w:rStyle w:val="Hyperlink"/>
          </w:rPr>
          <w:t>https://www.youtube.com/watch?v=R3x8SMCUQzk</w:t>
        </w:r>
        <w:r w:rsidRPr="50F9E952" w:rsidR="7AF895BF">
          <w:rPr>
            <w:rStyle w:val="Hyperlink"/>
          </w:rPr>
          <w:t>,</w:t>
        </w:r>
      </w:hyperlink>
      <w:r w:rsidR="4B941214">
        <w:rPr/>
        <w:t xml:space="preserve"> </w:t>
      </w:r>
      <w:r w:rsidR="4B941214">
        <w:rPr/>
        <w:t xml:space="preserve">shows </w:t>
      </w:r>
      <w:r w:rsidR="1E2722EF">
        <w:rPr/>
        <w:t xml:space="preserve">us some text saying we found the last video, but the flag was split in half and </w:t>
      </w:r>
      <w:r w:rsidR="008952D5">
        <w:rPr/>
        <w:t xml:space="preserve">was </w:t>
      </w:r>
      <w:r w:rsidR="2C0051EB">
        <w:rPr/>
        <w:t>separated</w:t>
      </w:r>
      <w:r w:rsidR="1E2722EF">
        <w:rPr/>
        <w:t xml:space="preserve"> within the videos</w:t>
      </w:r>
      <w:r w:rsidR="10EAF85E">
        <w:rPr/>
        <w:t>. The</w:t>
      </w:r>
      <w:r w:rsidR="1E2722EF">
        <w:rPr/>
        <w:t xml:space="preserve"> first half was </w:t>
      </w:r>
      <w:r w:rsidRPr="50F9E952" w:rsidR="7C2B0668">
        <w:rPr>
          <w:rFonts w:ascii="Aptos" w:hAnsi="Aptos" w:eastAsia="Aptos" w:cs="Aptos"/>
        </w:rPr>
        <w:t>LITCTF {</w:t>
      </w:r>
      <w:r w:rsidRPr="50F9E952" w:rsidR="1E2722EF">
        <w:rPr>
          <w:rFonts w:ascii="Aptos" w:hAnsi="Aptos" w:eastAsia="Aptos" w:cs="Aptos"/>
        </w:rPr>
        <w:t>y0uTuB</w:t>
      </w:r>
      <w:r w:rsidRPr="50F9E952" w:rsidR="2E187233">
        <w:rPr>
          <w:rFonts w:ascii="Aptos" w:hAnsi="Aptos" w:eastAsia="Aptos" w:cs="Aptos"/>
        </w:rPr>
        <w:t>3</w:t>
      </w:r>
      <w:r w:rsidRPr="50F9E952" w:rsidR="300A1597">
        <w:rPr>
          <w:rFonts w:ascii="Aptos" w:hAnsi="Aptos" w:eastAsia="Aptos" w:cs="Aptos"/>
        </w:rPr>
        <w:t>,</w:t>
      </w:r>
      <w:r w:rsidRPr="50F9E952" w:rsidR="2E187233">
        <w:rPr>
          <w:rFonts w:ascii="Aptos" w:hAnsi="Aptos" w:eastAsia="Aptos" w:cs="Aptos"/>
        </w:rPr>
        <w:t xml:space="preserve"> </w:t>
      </w:r>
      <w:r w:rsidRPr="50F9E952" w:rsidR="4E11D6E9">
        <w:rPr>
          <w:rFonts w:ascii="Aptos" w:hAnsi="Aptos" w:eastAsia="Aptos" w:cs="Aptos"/>
        </w:rPr>
        <w:t xml:space="preserve">and we see “==” </w:t>
      </w:r>
      <w:r w:rsidRPr="50F9E952" w:rsidR="2E187233">
        <w:rPr>
          <w:rFonts w:ascii="Aptos" w:hAnsi="Aptos" w:eastAsia="Aptos" w:cs="Aptos"/>
        </w:rPr>
        <w:t xml:space="preserve">which </w:t>
      </w:r>
      <w:r w:rsidRPr="50F9E952" w:rsidR="008952D5">
        <w:rPr>
          <w:rFonts w:ascii="Aptos" w:hAnsi="Aptos" w:eastAsia="Aptos" w:cs="Aptos"/>
        </w:rPr>
        <w:t xml:space="preserve">is </w:t>
      </w:r>
      <w:r w:rsidRPr="50F9E952" w:rsidR="02C12BAD">
        <w:rPr>
          <w:rFonts w:ascii="Aptos" w:hAnsi="Aptos" w:eastAsia="Aptos" w:cs="Aptos"/>
        </w:rPr>
        <w:t>displayed in</w:t>
      </w:r>
      <w:r w:rsidRPr="50F9E952" w:rsidR="008952D5">
        <w:rPr>
          <w:rFonts w:ascii="Aptos" w:hAnsi="Aptos" w:eastAsia="Aptos" w:cs="Aptos"/>
        </w:rPr>
        <w:t xml:space="preserve"> </w:t>
      </w:r>
      <w:r w:rsidRPr="50F9E952" w:rsidR="2E187233">
        <w:rPr>
          <w:rFonts w:ascii="Aptos" w:hAnsi="Aptos" w:eastAsia="Aptos" w:cs="Aptos"/>
        </w:rPr>
        <w:t xml:space="preserve">the last </w:t>
      </w:r>
      <w:r w:rsidRPr="50F9E952" w:rsidR="46BB02EC">
        <w:rPr>
          <w:rFonts w:ascii="Aptos" w:hAnsi="Aptos" w:eastAsia="Aptos" w:cs="Aptos"/>
        </w:rPr>
        <w:t xml:space="preserve">part </w:t>
      </w:r>
      <w:r w:rsidRPr="50F9E952" w:rsidR="46BB02EC">
        <w:rPr>
          <w:rFonts w:ascii="Aptos" w:hAnsi="Aptos" w:eastAsia="Aptos" w:cs="Aptos"/>
        </w:rPr>
        <w:t>of the video</w:t>
      </w:r>
      <w:r w:rsidRPr="50F9E952" w:rsidR="46BB02EC">
        <w:rPr>
          <w:rFonts w:ascii="Aptos" w:hAnsi="Aptos" w:eastAsia="Aptos" w:cs="Aptos"/>
        </w:rPr>
        <w:t xml:space="preserve">. </w:t>
      </w:r>
    </w:p>
    <w:p w:rsidRPr="00EB279D" w:rsidR="41124BE5" w:rsidP="6549FB9D" w:rsidRDefault="46BB02EC" w14:paraId="5A590D2D" w14:textId="76D44332">
      <w:pPr>
        <w:rPr>
          <w:rPrChange w:author="" w16du:dateUtc="2026-08-09T03:13:00Z" w:id="1491842481">
            <w:rPr>
              <w:rFonts w:ascii="Aptos" w:hAnsi="Aptos" w:eastAsia="Aptos" w:cs="Aptos"/>
            </w:rPr>
          </w:rPrChange>
        </w:rPr>
      </w:pPr>
      <w:r w:rsidRPr="50F9E952" w:rsidR="008952D5">
        <w:rPr>
          <w:rFonts w:ascii="Aptos" w:hAnsi="Aptos" w:eastAsia="Aptos" w:cs="Aptos"/>
        </w:rPr>
        <w:t>I</w:t>
      </w:r>
      <w:r w:rsidRPr="50F9E952" w:rsidR="3F8EEB88">
        <w:rPr>
          <w:rFonts w:ascii="Aptos" w:hAnsi="Aptos" w:eastAsia="Aptos" w:cs="Aptos"/>
        </w:rPr>
        <w:t>n the first video</w:t>
      </w:r>
      <w:r w:rsidRPr="50F9E952" w:rsidR="60F6618D">
        <w:rPr>
          <w:rFonts w:ascii="Aptos" w:hAnsi="Aptos" w:eastAsia="Aptos" w:cs="Aptos"/>
        </w:rPr>
        <w:t xml:space="preserve">, </w:t>
      </w:r>
      <w:r w:rsidRPr="50F9E952" w:rsidR="008952D5">
        <w:rPr>
          <w:rFonts w:ascii="Aptos" w:hAnsi="Aptos" w:eastAsia="Aptos" w:cs="Aptos"/>
        </w:rPr>
        <w:t>by tracing the input and exit of the maze, we discovered that the only exit is the orange cup.</w:t>
      </w:r>
      <w:r w:rsidRPr="50F9E952" w:rsidR="3F8EEB88">
        <w:rPr>
          <w:rFonts w:ascii="Aptos" w:hAnsi="Aptos" w:eastAsia="Aptos" w:cs="Aptos"/>
        </w:rPr>
        <w:t xml:space="preserve"> </w:t>
      </w:r>
      <w:r w:rsidRPr="50F9E952" w:rsidR="008952D5">
        <w:rPr>
          <w:rFonts w:ascii="Aptos" w:hAnsi="Aptos" w:eastAsia="Aptos" w:cs="Aptos"/>
        </w:rPr>
        <w:t xml:space="preserve">None of </w:t>
      </w:r>
      <w:r w:rsidRPr="50F9E952" w:rsidR="3F8EEB88">
        <w:rPr>
          <w:rFonts w:ascii="Aptos" w:hAnsi="Aptos" w:eastAsia="Aptos" w:cs="Aptos"/>
        </w:rPr>
        <w:t xml:space="preserve">the other </w:t>
      </w:r>
      <w:r w:rsidRPr="50F9E952" w:rsidR="008952D5">
        <w:rPr>
          <w:rFonts w:ascii="Aptos" w:hAnsi="Aptos" w:eastAsia="Aptos" w:cs="Aptos"/>
        </w:rPr>
        <w:t>cu</w:t>
      </w:r>
      <w:r w:rsidRPr="50F9E952" w:rsidR="008952D5">
        <w:rPr>
          <w:rFonts w:ascii="Aptos" w:hAnsi="Aptos" w:eastAsia="Aptos" w:cs="Aptos"/>
        </w:rPr>
        <w:t>p-exists</w:t>
      </w:r>
      <w:r w:rsidRPr="50F9E952" w:rsidR="008952D5">
        <w:rPr>
          <w:rFonts w:ascii="Aptos" w:hAnsi="Aptos" w:eastAsia="Aptos" w:cs="Aptos"/>
        </w:rPr>
        <w:t xml:space="preserve"> </w:t>
      </w:r>
      <w:r w:rsidRPr="50F9E952" w:rsidR="6F7F031B">
        <w:rPr>
          <w:rFonts w:ascii="Aptos" w:hAnsi="Aptos" w:eastAsia="Aptos" w:cs="Aptos"/>
        </w:rPr>
        <w:t>have</w:t>
      </w:r>
      <w:r w:rsidRPr="50F9E952" w:rsidR="008952D5">
        <w:rPr>
          <w:rFonts w:ascii="Aptos" w:hAnsi="Aptos" w:eastAsia="Aptos" w:cs="Aptos"/>
        </w:rPr>
        <w:t xml:space="preserve"> a path towards the entrance of the maze</w:t>
      </w:r>
      <w:r w:rsidRPr="50F9E952" w:rsidR="008952D5">
        <w:rPr>
          <w:rFonts w:ascii="Aptos" w:hAnsi="Aptos" w:eastAsia="Aptos" w:cs="Aptos"/>
        </w:rPr>
        <w:t>.</w:t>
      </w:r>
      <w:r w:rsidRPr="50F9E952" w:rsidR="008952D5">
        <w:rPr>
          <w:rFonts w:ascii="Aptos" w:hAnsi="Aptos" w:eastAsia="Aptos" w:cs="Aptos"/>
        </w:rPr>
        <w:t xml:space="preserve"> This means that</w:t>
      </w:r>
      <w:r w:rsidRPr="50F9E952" w:rsidR="3F8EEB88">
        <w:rPr>
          <w:rFonts w:ascii="Aptos" w:hAnsi="Aptos" w:eastAsia="Aptos" w:cs="Aptos"/>
        </w:rPr>
        <w:t xml:space="preserve"> the orange cup </w:t>
      </w:r>
      <w:r w:rsidRPr="50F9E952" w:rsidR="2BEFE69D">
        <w:rPr>
          <w:rFonts w:ascii="Aptos" w:hAnsi="Aptos" w:eastAsia="Aptos" w:cs="Aptos"/>
        </w:rPr>
        <w:t>is the correct color</w:t>
      </w:r>
      <w:r w:rsidRPr="50F9E952" w:rsidR="008952D5">
        <w:rPr>
          <w:rFonts w:ascii="Aptos" w:hAnsi="Aptos" w:eastAsia="Aptos" w:cs="Aptos"/>
        </w:rPr>
        <w:t>,</w:t>
      </w:r>
      <w:r w:rsidRPr="50F9E952" w:rsidR="2BEFE69D">
        <w:rPr>
          <w:rFonts w:ascii="Aptos" w:hAnsi="Aptos" w:eastAsia="Aptos" w:cs="Aptos"/>
        </w:rPr>
        <w:t xml:space="preserve"> which </w:t>
      </w:r>
      <w:r w:rsidRPr="50F9E952" w:rsidR="4FFC3638">
        <w:rPr>
          <w:rFonts w:ascii="Aptos" w:hAnsi="Aptos" w:eastAsia="Aptos" w:cs="Aptos"/>
        </w:rPr>
        <w:t>infers</w:t>
      </w:r>
      <w:r w:rsidRPr="50F9E952" w:rsidR="008952D5">
        <w:rPr>
          <w:rFonts w:ascii="Aptos" w:hAnsi="Aptos" w:eastAsia="Aptos" w:cs="Aptos"/>
        </w:rPr>
        <w:t xml:space="preserve"> the code</w:t>
      </w:r>
      <w:r w:rsidRPr="50F9E952" w:rsidR="2BEFE69D">
        <w:rPr>
          <w:rFonts w:ascii="Aptos" w:hAnsi="Aptos" w:eastAsia="Aptos" w:cs="Aptos"/>
        </w:rPr>
        <w:t xml:space="preserve"> </w:t>
      </w:r>
      <w:r w:rsidRPr="50F9E952" w:rsidR="2BEFE69D">
        <w:rPr>
          <w:rFonts w:ascii="Aptos" w:hAnsi="Aptos" w:eastAsia="Aptos" w:cs="Aptos"/>
        </w:rPr>
        <w:t>bUB</w:t>
      </w:r>
      <w:r w:rsidRPr="50F9E952" w:rsidR="008952D5">
        <w:rPr>
          <w:rFonts w:ascii="Aptos" w:hAnsi="Aptos" w:eastAsia="Aptos" w:cs="Aptos"/>
        </w:rPr>
        <w:t>.</w:t>
      </w:r>
      <w:r w:rsidRPr="50F9E952" w:rsidR="2BEFE69D">
        <w:rPr>
          <w:rFonts w:ascii="Aptos" w:hAnsi="Aptos" w:eastAsia="Aptos" w:cs="Aptos"/>
        </w:rPr>
        <w:t xml:space="preserve"> </w:t>
      </w:r>
      <w:r w:rsidRPr="50F9E952" w:rsidR="008952D5">
        <w:rPr>
          <w:rFonts w:ascii="Aptos" w:hAnsi="Aptos" w:eastAsia="Aptos" w:cs="Aptos"/>
        </w:rPr>
        <w:t>By</w:t>
      </w:r>
      <w:r w:rsidRPr="50F9E952" w:rsidR="008952D5">
        <w:rPr>
          <w:rFonts w:ascii="Aptos" w:hAnsi="Aptos" w:eastAsia="Aptos" w:cs="Aptos"/>
        </w:rPr>
        <w:t xml:space="preserve"> </w:t>
      </w:r>
      <w:r w:rsidRPr="50F9E952" w:rsidR="2BEFE69D">
        <w:rPr>
          <w:rFonts w:ascii="Aptos" w:hAnsi="Aptos" w:eastAsia="Aptos" w:cs="Aptos"/>
        </w:rPr>
        <w:t xml:space="preserve">adding </w:t>
      </w:r>
      <w:r w:rsidRPr="50F9E952" w:rsidR="008952D5">
        <w:rPr>
          <w:rFonts w:ascii="Aptos" w:hAnsi="Aptos" w:eastAsia="Aptos" w:cs="Aptos"/>
        </w:rPr>
        <w:t>all the code we got from the</w:t>
      </w:r>
      <w:r w:rsidRPr="50F9E952" w:rsidR="2BEFE69D">
        <w:rPr>
          <w:rFonts w:ascii="Aptos" w:hAnsi="Aptos" w:eastAsia="Aptos" w:cs="Aptos"/>
        </w:rPr>
        <w:t xml:space="preserve"> </w:t>
      </w:r>
      <w:r w:rsidRPr="50F9E952" w:rsidR="2BEFE69D">
        <w:rPr>
          <w:rFonts w:ascii="Aptos" w:hAnsi="Aptos" w:eastAsia="Aptos" w:cs="Aptos"/>
        </w:rPr>
        <w:t>six videos</w:t>
      </w:r>
      <w:r w:rsidRPr="50F9E952" w:rsidR="2BEFE69D">
        <w:rPr>
          <w:rFonts w:ascii="Aptos" w:hAnsi="Aptos" w:eastAsia="Aptos" w:cs="Aptos"/>
        </w:rPr>
        <w:t>,</w:t>
      </w:r>
      <w:r w:rsidRPr="50F9E952" w:rsidR="008952D5">
        <w:rPr>
          <w:rFonts w:ascii="Aptos" w:hAnsi="Aptos" w:eastAsia="Aptos" w:cs="Aptos"/>
        </w:rPr>
        <w:t xml:space="preserve"> we get</w:t>
      </w:r>
      <w:r w:rsidRPr="50F9E952" w:rsidR="2BEFE69D">
        <w:rPr>
          <w:rFonts w:ascii="Aptos" w:hAnsi="Aptos" w:eastAsia="Aptos" w:cs="Aptos"/>
        </w:rPr>
        <w:t xml:space="preserve"> </w:t>
      </w:r>
      <w:r w:rsidRPr="50F9E952" w:rsidR="2BEFE69D">
        <w:rPr>
          <w:rFonts w:ascii="Aptos" w:hAnsi="Aptos" w:eastAsia="Aptos" w:cs="Aptos"/>
        </w:rPr>
        <w:t>bUB</w:t>
      </w:r>
      <w:r w:rsidRPr="50F9E952" w:rsidR="3AC845E6">
        <w:rPr>
          <w:rFonts w:ascii="Aptos" w:hAnsi="Aptos" w:eastAsia="Aptos" w:cs="Aptos"/>
        </w:rPr>
        <w:t>TdDNyMTAxfQ</w:t>
      </w:r>
      <w:r w:rsidRPr="50F9E952" w:rsidR="3AC845E6">
        <w:rPr>
          <w:rFonts w:ascii="Aptos" w:hAnsi="Aptos" w:eastAsia="Aptos" w:cs="Aptos"/>
        </w:rPr>
        <w:t>==, which is a base64 encoding</w:t>
      </w:r>
      <w:r w:rsidRPr="50F9E952" w:rsidR="0369916B">
        <w:rPr>
          <w:rFonts w:ascii="Aptos" w:hAnsi="Aptos" w:eastAsia="Aptos" w:cs="Aptos"/>
        </w:rPr>
        <w:t>.</w:t>
      </w:r>
      <w:r w:rsidRPr="50F9E952" w:rsidR="3AC845E6">
        <w:rPr>
          <w:rFonts w:ascii="Aptos" w:hAnsi="Aptos" w:eastAsia="Aptos" w:cs="Aptos"/>
        </w:rPr>
        <w:t xml:space="preserve"> </w:t>
      </w:r>
      <w:r w:rsidRPr="50F9E952" w:rsidR="008952D5">
        <w:rPr>
          <w:rFonts w:ascii="Aptos" w:hAnsi="Aptos" w:eastAsia="Aptos" w:cs="Aptos"/>
        </w:rPr>
        <w:t>After</w:t>
      </w:r>
      <w:r w:rsidRPr="50F9E952" w:rsidR="075B9295">
        <w:rPr>
          <w:rFonts w:ascii="Aptos" w:hAnsi="Aptos" w:eastAsia="Aptos" w:cs="Aptos"/>
        </w:rPr>
        <w:t xml:space="preserve"> us</w:t>
      </w:r>
      <w:r w:rsidRPr="50F9E952" w:rsidR="008952D5">
        <w:rPr>
          <w:rFonts w:ascii="Aptos" w:hAnsi="Aptos" w:eastAsia="Aptos" w:cs="Aptos"/>
        </w:rPr>
        <w:t>ing</w:t>
      </w:r>
      <w:r w:rsidRPr="50F9E952" w:rsidR="075B9295">
        <w:rPr>
          <w:rFonts w:ascii="Aptos" w:hAnsi="Aptos" w:eastAsia="Aptos" w:cs="Aptos"/>
        </w:rPr>
        <w:t xml:space="preserve"> this tool, </w:t>
      </w:r>
      <w:r w:rsidRPr="50F9E952" w:rsidR="008952D5">
        <w:rPr>
          <w:rFonts w:ascii="Aptos" w:hAnsi="Aptos" w:eastAsia="Aptos" w:cs="Aptos"/>
        </w:rPr>
        <w:t>which</w:t>
      </w:r>
      <w:r w:rsidRPr="50F9E952" w:rsidR="008952D5">
        <w:rPr>
          <w:rFonts w:ascii="Aptos" w:hAnsi="Aptos" w:eastAsia="Aptos" w:cs="Aptos"/>
        </w:rPr>
        <w:t xml:space="preserve"> </w:t>
      </w:r>
      <w:r w:rsidRPr="50F9E952" w:rsidR="075B9295">
        <w:rPr>
          <w:rFonts w:ascii="Aptos" w:hAnsi="Aptos" w:eastAsia="Aptos" w:cs="Aptos"/>
        </w:rPr>
        <w:t xml:space="preserve">is helpful especially for multiple </w:t>
      </w:r>
      <w:r w:rsidRPr="50F9E952" w:rsidR="7A7B0FD8">
        <w:rPr>
          <w:rFonts w:ascii="Aptos" w:hAnsi="Aptos" w:eastAsia="Aptos" w:cs="Aptos"/>
        </w:rPr>
        <w:t>layer</w:t>
      </w:r>
      <w:r w:rsidRPr="50F9E952" w:rsidR="075B9295">
        <w:rPr>
          <w:rFonts w:ascii="Aptos" w:hAnsi="Aptos" w:eastAsia="Aptos" w:cs="Aptos"/>
        </w:rPr>
        <w:t xml:space="preserve"> encryption: </w:t>
      </w:r>
      <w:hyperlink r:id="R1525c419ea1f43c3">
        <w:r w:rsidRPr="50F9E952" w:rsidR="075B9295">
          <w:rPr>
            <w:rStyle w:val="Hyperlink"/>
          </w:rPr>
          <w:t>https://gchq.github.io/CyberChef/#oeol=FF</w:t>
        </w:r>
      </w:hyperlink>
      <w:r w:rsidRPr="50F9E952" w:rsidR="00053B4D">
        <w:rPr>
          <w:rFonts w:ascii="Aptos" w:hAnsi="Aptos" w:eastAsia="Aptos" w:cs="Aptos"/>
        </w:rPr>
        <w:t>,</w:t>
      </w:r>
      <w:r w:rsidRPr="50F9E952" w:rsidR="075B9295">
        <w:rPr>
          <w:rFonts w:ascii="Aptos" w:hAnsi="Aptos" w:eastAsia="Aptos" w:cs="Aptos"/>
        </w:rPr>
        <w:t xml:space="preserve"> </w:t>
      </w:r>
      <w:r w:rsidRPr="50F9E952" w:rsidR="00053B4D">
        <w:rPr>
          <w:rFonts w:ascii="Aptos" w:hAnsi="Aptos" w:eastAsia="Aptos" w:cs="Aptos"/>
        </w:rPr>
        <w:t>the code</w:t>
      </w:r>
      <w:r w:rsidRPr="50F9E952" w:rsidR="00053B4D">
        <w:rPr>
          <w:rFonts w:ascii="Aptos" w:hAnsi="Aptos" w:eastAsia="Aptos" w:cs="Aptos"/>
        </w:rPr>
        <w:t xml:space="preserve"> </w:t>
      </w:r>
      <w:r w:rsidRPr="50F9E952" w:rsidR="00053B4D">
        <w:rPr>
          <w:rFonts w:ascii="Aptos" w:hAnsi="Aptos" w:eastAsia="Aptos" w:cs="Aptos"/>
        </w:rPr>
        <w:t>is</w:t>
      </w:r>
      <w:r w:rsidRPr="50F9E952" w:rsidR="00053B4D">
        <w:rPr>
          <w:rFonts w:ascii="Aptos" w:hAnsi="Aptos" w:eastAsia="Aptos" w:cs="Aptos"/>
        </w:rPr>
        <w:t xml:space="preserve"> </w:t>
      </w:r>
      <w:r w:rsidRPr="50F9E952" w:rsidR="3AC845E6">
        <w:rPr>
          <w:rFonts w:ascii="Aptos" w:hAnsi="Aptos" w:eastAsia="Aptos" w:cs="Aptos"/>
        </w:rPr>
        <w:t>translate</w:t>
      </w:r>
      <w:r w:rsidRPr="50F9E952" w:rsidR="4D64EB00">
        <w:rPr>
          <w:rFonts w:ascii="Aptos" w:hAnsi="Aptos" w:eastAsia="Aptos" w:cs="Aptos"/>
        </w:rPr>
        <w:t>d</w:t>
      </w:r>
      <w:r w:rsidRPr="50F9E952" w:rsidR="3AC845E6">
        <w:rPr>
          <w:rFonts w:ascii="Aptos" w:hAnsi="Aptos" w:eastAsia="Aptos" w:cs="Aptos"/>
        </w:rPr>
        <w:t xml:space="preserve"> into</w:t>
      </w:r>
      <w:r w:rsidRPr="50F9E952" w:rsidR="33FB40D7">
        <w:rPr>
          <w:rFonts w:ascii="Aptos" w:hAnsi="Aptos" w:eastAsia="Aptos" w:cs="Aptos"/>
        </w:rPr>
        <w:t xml:space="preserve"> </w:t>
      </w:r>
      <w:r w:rsidRPr="50F9E952" w:rsidR="686826CA">
        <w:rPr>
          <w:rFonts w:ascii="Aptos" w:hAnsi="Aptos" w:eastAsia="Aptos" w:cs="Aptos"/>
        </w:rPr>
        <w:t>m@St3r101}</w:t>
      </w:r>
      <w:r w:rsidRPr="50F9E952" w:rsidR="00053B4D">
        <w:rPr>
          <w:rFonts w:ascii="Aptos" w:hAnsi="Aptos" w:eastAsia="Aptos" w:cs="Aptos"/>
        </w:rPr>
        <w:t>.</w:t>
      </w:r>
      <w:r w:rsidRPr="50F9E952" w:rsidR="686826CA">
        <w:rPr>
          <w:rFonts w:ascii="Aptos" w:hAnsi="Aptos" w:eastAsia="Aptos" w:cs="Aptos"/>
        </w:rPr>
        <w:t xml:space="preserve"> </w:t>
      </w:r>
      <w:r w:rsidRPr="50F9E952" w:rsidR="00053B4D">
        <w:rPr>
          <w:rFonts w:ascii="Aptos" w:hAnsi="Aptos" w:eastAsia="Aptos" w:cs="Aptos"/>
        </w:rPr>
        <w:t xml:space="preserve">This is </w:t>
      </w:r>
      <w:r w:rsidRPr="50F9E952" w:rsidR="686826CA">
        <w:rPr>
          <w:rFonts w:ascii="Aptos" w:hAnsi="Aptos" w:eastAsia="Aptos" w:cs="Aptos"/>
        </w:rPr>
        <w:t>the last part of the flag,</w:t>
      </w:r>
      <w:r w:rsidRPr="50F9E952" w:rsidR="00053B4D">
        <w:rPr>
          <w:rFonts w:ascii="Aptos" w:hAnsi="Aptos" w:eastAsia="Aptos" w:cs="Aptos"/>
        </w:rPr>
        <w:t xml:space="preserve"> combining all we had together</w:t>
      </w:r>
      <w:r w:rsidRPr="50F9E952" w:rsidR="00053B4D">
        <w:rPr>
          <w:rFonts w:ascii="Aptos" w:hAnsi="Aptos" w:eastAsia="Aptos" w:cs="Aptos"/>
        </w:rPr>
        <w:t>,</w:t>
      </w:r>
      <w:r w:rsidRPr="50F9E952" w:rsidR="686826CA">
        <w:rPr>
          <w:rFonts w:ascii="Aptos" w:hAnsi="Aptos" w:eastAsia="Aptos" w:cs="Aptos"/>
        </w:rPr>
        <w:t xml:space="preserve"> the</w:t>
      </w:r>
      <w:r w:rsidRPr="50F9E952" w:rsidR="686826CA">
        <w:rPr>
          <w:rFonts w:ascii="Aptos" w:hAnsi="Aptos" w:eastAsia="Aptos" w:cs="Aptos"/>
        </w:rPr>
        <w:t xml:space="preserve"> flag is LITCTF{y0uTuB3m@St3r101}.</w:t>
      </w:r>
    </w:p>
    <w:sectPr w:rsidRPr="00EB279D" w:rsidR="41124B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6EA5" w:rsidP="00EB279D" w:rsidRDefault="007E6EA5" w14:paraId="4CC6DF61" w14:textId="77777777">
      <w:pPr>
        <w:spacing w:after="0" w:line="240" w:lineRule="auto"/>
      </w:pPr>
      <w:r>
        <w:separator/>
      </w:r>
    </w:p>
  </w:endnote>
  <w:endnote w:type="continuationSeparator" w:id="0">
    <w:p w:rsidR="007E6EA5" w:rsidP="00EB279D" w:rsidRDefault="007E6EA5" w14:paraId="7F158F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6EA5" w:rsidP="00EB279D" w:rsidRDefault="007E6EA5" w14:paraId="11EF01F0" w14:textId="77777777">
      <w:pPr>
        <w:spacing w:after="0" w:line="240" w:lineRule="auto"/>
      </w:pPr>
      <w:r>
        <w:separator/>
      </w:r>
    </w:p>
  </w:footnote>
  <w:footnote w:type="continuationSeparator" w:id="0">
    <w:p w:rsidR="007E6EA5" w:rsidP="00EB279D" w:rsidRDefault="007E6EA5" w14:paraId="7D328DE4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m6/cQJCilnbgT" int2:id="hkOVEhmQ">
      <int2:state int2:type="spell" int2:value="Rejected"/>
    </int2:textHash>
    <int2:textHash int2:hashCode="ajqwjjL3NaNJfN" int2:id="aMjD1iZq">
      <int2:state int2:type="spell" int2:value="Rejected"/>
    </int2:textHash>
    <int2:bookmark int2:bookmarkName="_Int_acpUh4EA" int2:invalidationBookmarkName="" int2:hashCode="94gGADSKCRpD4q" int2:id="AZamSfss">
      <int2:state int2:type="gram" int2:value="Rejected"/>
    </int2:bookmark>
    <int2:bookmark int2:bookmarkName="_Int_4hQMxmSB" int2:invalidationBookmarkName="" int2:hashCode="k+8N2CcQNoH87k" int2:id="QJ1pWWFi">
      <int2:state int2:type="gram" int2:value="Rejected"/>
    </int2:bookmark>
    <int2:bookmark int2:bookmarkName="_Int_2yWgnZYw" int2:invalidationBookmarkName="" int2:hashCode="rnnqHpxjkantg6" int2:id="r555NEIE">
      <int2:state int2:type="gram" int2:value="Rejected"/>
    </int2:bookmark>
  </int2:observations>
  <int2:intelligenceSettings/>
  <int2:onDemandWorkflows/>
</int2:intelligence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u Huang">
    <w15:presenceInfo w15:providerId="Windows Live" w15:userId="8f97bf3a0ac96d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063C8"/>
    <w:rsid w:val="00053B4D"/>
    <w:rsid w:val="00099642"/>
    <w:rsid w:val="002C648F"/>
    <w:rsid w:val="00465960"/>
    <w:rsid w:val="004755CA"/>
    <w:rsid w:val="007E6EA5"/>
    <w:rsid w:val="008952D5"/>
    <w:rsid w:val="00970E46"/>
    <w:rsid w:val="00B80A87"/>
    <w:rsid w:val="00D7C4BE"/>
    <w:rsid w:val="00EB279D"/>
    <w:rsid w:val="01A567FF"/>
    <w:rsid w:val="02B43051"/>
    <w:rsid w:val="02C12BAD"/>
    <w:rsid w:val="0369916B"/>
    <w:rsid w:val="03735570"/>
    <w:rsid w:val="03A758BF"/>
    <w:rsid w:val="05E83E17"/>
    <w:rsid w:val="06CA5228"/>
    <w:rsid w:val="07116371"/>
    <w:rsid w:val="075B9295"/>
    <w:rsid w:val="07801739"/>
    <w:rsid w:val="07C302A9"/>
    <w:rsid w:val="08184B86"/>
    <w:rsid w:val="08F7A211"/>
    <w:rsid w:val="0911D8D5"/>
    <w:rsid w:val="09538EC9"/>
    <w:rsid w:val="0B3173C7"/>
    <w:rsid w:val="0BD03CF6"/>
    <w:rsid w:val="0BEDF5CA"/>
    <w:rsid w:val="0C9A19F3"/>
    <w:rsid w:val="0CB358B7"/>
    <w:rsid w:val="0F005962"/>
    <w:rsid w:val="0F6539FB"/>
    <w:rsid w:val="10EAF85E"/>
    <w:rsid w:val="116ACE7D"/>
    <w:rsid w:val="116D0865"/>
    <w:rsid w:val="138DA191"/>
    <w:rsid w:val="13F4D472"/>
    <w:rsid w:val="13F5CDA2"/>
    <w:rsid w:val="1488EF80"/>
    <w:rsid w:val="148BC1D6"/>
    <w:rsid w:val="14E0CA45"/>
    <w:rsid w:val="153AAB09"/>
    <w:rsid w:val="1544E3EC"/>
    <w:rsid w:val="1582C529"/>
    <w:rsid w:val="1863E338"/>
    <w:rsid w:val="188C17E6"/>
    <w:rsid w:val="19006A18"/>
    <w:rsid w:val="1985D7BD"/>
    <w:rsid w:val="19C0B102"/>
    <w:rsid w:val="1A092108"/>
    <w:rsid w:val="1A17A22A"/>
    <w:rsid w:val="1AB6FB50"/>
    <w:rsid w:val="1ADCCBEF"/>
    <w:rsid w:val="1B23064E"/>
    <w:rsid w:val="1B5800B7"/>
    <w:rsid w:val="1B601359"/>
    <w:rsid w:val="1B991AF1"/>
    <w:rsid w:val="1CF402BF"/>
    <w:rsid w:val="1D916534"/>
    <w:rsid w:val="1D99C703"/>
    <w:rsid w:val="1DEA914B"/>
    <w:rsid w:val="1E2722EF"/>
    <w:rsid w:val="1E3E89B3"/>
    <w:rsid w:val="1ECD8280"/>
    <w:rsid w:val="1EE83F0E"/>
    <w:rsid w:val="1F297816"/>
    <w:rsid w:val="1F9A55F6"/>
    <w:rsid w:val="1FB0BD69"/>
    <w:rsid w:val="210BE4D9"/>
    <w:rsid w:val="213D5CFE"/>
    <w:rsid w:val="22AC53D2"/>
    <w:rsid w:val="22BB3FEA"/>
    <w:rsid w:val="2349C803"/>
    <w:rsid w:val="23FD876C"/>
    <w:rsid w:val="242AFD23"/>
    <w:rsid w:val="2440BF83"/>
    <w:rsid w:val="253D32A0"/>
    <w:rsid w:val="25576D86"/>
    <w:rsid w:val="255C94A3"/>
    <w:rsid w:val="2627C996"/>
    <w:rsid w:val="267D5A4A"/>
    <w:rsid w:val="27D393AF"/>
    <w:rsid w:val="29AC8642"/>
    <w:rsid w:val="2BEFE69D"/>
    <w:rsid w:val="2C0051EB"/>
    <w:rsid w:val="2C086177"/>
    <w:rsid w:val="2D06DF08"/>
    <w:rsid w:val="2D8DB144"/>
    <w:rsid w:val="2DFEA508"/>
    <w:rsid w:val="2E187233"/>
    <w:rsid w:val="2E1FDE24"/>
    <w:rsid w:val="300A1597"/>
    <w:rsid w:val="300B98E4"/>
    <w:rsid w:val="303E8B0E"/>
    <w:rsid w:val="30C4E816"/>
    <w:rsid w:val="31968838"/>
    <w:rsid w:val="3199E834"/>
    <w:rsid w:val="31D0C1E1"/>
    <w:rsid w:val="31D90CD6"/>
    <w:rsid w:val="3261134A"/>
    <w:rsid w:val="32F9BD65"/>
    <w:rsid w:val="33FB40D7"/>
    <w:rsid w:val="342B1858"/>
    <w:rsid w:val="3536FA91"/>
    <w:rsid w:val="358CEBED"/>
    <w:rsid w:val="36F8331B"/>
    <w:rsid w:val="388E537B"/>
    <w:rsid w:val="38B3BD15"/>
    <w:rsid w:val="39BACD51"/>
    <w:rsid w:val="39C66471"/>
    <w:rsid w:val="3AC845E6"/>
    <w:rsid w:val="3C5063C8"/>
    <w:rsid w:val="3CD7E6AC"/>
    <w:rsid w:val="3CE71501"/>
    <w:rsid w:val="3D17C11E"/>
    <w:rsid w:val="3E86B281"/>
    <w:rsid w:val="3EAC440B"/>
    <w:rsid w:val="3F2D1753"/>
    <w:rsid w:val="3F8EEB88"/>
    <w:rsid w:val="3FD6B314"/>
    <w:rsid w:val="40BBAD2D"/>
    <w:rsid w:val="41124BE5"/>
    <w:rsid w:val="420B126E"/>
    <w:rsid w:val="42BFA4A4"/>
    <w:rsid w:val="4403246D"/>
    <w:rsid w:val="4566959D"/>
    <w:rsid w:val="4577E66A"/>
    <w:rsid w:val="45C9D8D9"/>
    <w:rsid w:val="46BB02EC"/>
    <w:rsid w:val="47F6501C"/>
    <w:rsid w:val="487DE166"/>
    <w:rsid w:val="49B33765"/>
    <w:rsid w:val="4A05265F"/>
    <w:rsid w:val="4A3B6773"/>
    <w:rsid w:val="4B63B481"/>
    <w:rsid w:val="4B941214"/>
    <w:rsid w:val="4CD2D073"/>
    <w:rsid w:val="4CEA822B"/>
    <w:rsid w:val="4D64EB00"/>
    <w:rsid w:val="4E11D6E9"/>
    <w:rsid w:val="4E539C83"/>
    <w:rsid w:val="4EBF27E7"/>
    <w:rsid w:val="4F25ADED"/>
    <w:rsid w:val="4F68A4F8"/>
    <w:rsid w:val="4FFC3638"/>
    <w:rsid w:val="50F9E952"/>
    <w:rsid w:val="522CE052"/>
    <w:rsid w:val="5298021B"/>
    <w:rsid w:val="52DFA0C5"/>
    <w:rsid w:val="54A1F3BC"/>
    <w:rsid w:val="55BCE4EF"/>
    <w:rsid w:val="56D2FFF9"/>
    <w:rsid w:val="570623B5"/>
    <w:rsid w:val="572142A9"/>
    <w:rsid w:val="57DB5868"/>
    <w:rsid w:val="57F2126B"/>
    <w:rsid w:val="58311B6A"/>
    <w:rsid w:val="5878E249"/>
    <w:rsid w:val="5963E7AD"/>
    <w:rsid w:val="59924477"/>
    <w:rsid w:val="59CB48E5"/>
    <w:rsid w:val="59F9F2AB"/>
    <w:rsid w:val="5A1D5511"/>
    <w:rsid w:val="5A6170C1"/>
    <w:rsid w:val="5B1A4303"/>
    <w:rsid w:val="5B1BC834"/>
    <w:rsid w:val="5BE8E306"/>
    <w:rsid w:val="5CC4F532"/>
    <w:rsid w:val="5DACAD29"/>
    <w:rsid w:val="5DF86926"/>
    <w:rsid w:val="5E59E800"/>
    <w:rsid w:val="5F12A171"/>
    <w:rsid w:val="602BD0C8"/>
    <w:rsid w:val="60F1BEEA"/>
    <w:rsid w:val="60F6618D"/>
    <w:rsid w:val="61CB8C71"/>
    <w:rsid w:val="61FB68D6"/>
    <w:rsid w:val="6299C5AA"/>
    <w:rsid w:val="62CAC61E"/>
    <w:rsid w:val="64101A94"/>
    <w:rsid w:val="64374EDE"/>
    <w:rsid w:val="64479A7D"/>
    <w:rsid w:val="647E92EE"/>
    <w:rsid w:val="64A0E2C0"/>
    <w:rsid w:val="6549FB9D"/>
    <w:rsid w:val="65D1603A"/>
    <w:rsid w:val="66536B7C"/>
    <w:rsid w:val="667661E8"/>
    <w:rsid w:val="66DD9BDC"/>
    <w:rsid w:val="66EB03EA"/>
    <w:rsid w:val="6711F298"/>
    <w:rsid w:val="6748D8DB"/>
    <w:rsid w:val="680586B6"/>
    <w:rsid w:val="686826CA"/>
    <w:rsid w:val="68CD0B94"/>
    <w:rsid w:val="6929D16D"/>
    <w:rsid w:val="69DCA14D"/>
    <w:rsid w:val="69EA5068"/>
    <w:rsid w:val="6A50DA41"/>
    <w:rsid w:val="6AADA24F"/>
    <w:rsid w:val="6B414018"/>
    <w:rsid w:val="6BDDFF8B"/>
    <w:rsid w:val="6BF02B41"/>
    <w:rsid w:val="6C648E17"/>
    <w:rsid w:val="6CD377F0"/>
    <w:rsid w:val="6D08780A"/>
    <w:rsid w:val="6F7F031B"/>
    <w:rsid w:val="6FF9E4EB"/>
    <w:rsid w:val="703AE855"/>
    <w:rsid w:val="70D1D8FD"/>
    <w:rsid w:val="71A3712E"/>
    <w:rsid w:val="71F77D95"/>
    <w:rsid w:val="7461A37E"/>
    <w:rsid w:val="74A89724"/>
    <w:rsid w:val="750C23DE"/>
    <w:rsid w:val="75337B6F"/>
    <w:rsid w:val="75443939"/>
    <w:rsid w:val="75FA2361"/>
    <w:rsid w:val="76375B32"/>
    <w:rsid w:val="76436FDA"/>
    <w:rsid w:val="764C7564"/>
    <w:rsid w:val="788F290B"/>
    <w:rsid w:val="7964CACE"/>
    <w:rsid w:val="7A7B0FD8"/>
    <w:rsid w:val="7A805E45"/>
    <w:rsid w:val="7AA80CCC"/>
    <w:rsid w:val="7AF895BF"/>
    <w:rsid w:val="7AFC98A5"/>
    <w:rsid w:val="7B867FA2"/>
    <w:rsid w:val="7BE1B804"/>
    <w:rsid w:val="7C2B0668"/>
    <w:rsid w:val="7CD30410"/>
    <w:rsid w:val="7D707432"/>
    <w:rsid w:val="7D8FBCAA"/>
    <w:rsid w:val="7E30EA11"/>
    <w:rsid w:val="7E498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8D30C"/>
  <w15:chartTrackingRefBased/>
  <w15:docId w15:val="{037427AD-4830-4BB3-ABC4-F3D06AE6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549FB9D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279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B279D"/>
  </w:style>
  <w:style w:type="paragraph" w:styleId="Footer">
    <w:name w:val="footer"/>
    <w:basedOn w:val="Normal"/>
    <w:link w:val="FooterChar"/>
    <w:uiPriority w:val="99"/>
    <w:unhideWhenUsed/>
    <w:rsid w:val="00EB279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B279D"/>
  </w:style>
  <w:style w:type="paragraph" w:styleId="Revision">
    <w:name w:val="Revision"/>
    <w:hidden/>
    <w:uiPriority w:val="99"/>
    <w:semiHidden/>
    <w:rsid w:val="00EB279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279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79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952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52D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952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2D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952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1.png" Id="rId7" /><Relationship Type="http://schemas.openxmlformats.org/officeDocument/2006/relationships/settings" Target="settings.xml" Id="rId2" /><Relationship Type="http://schemas.microsoft.com/office/2011/relationships/people" Target="people.xml" Id="rId20" /><Relationship Type="http://schemas.openxmlformats.org/officeDocument/2006/relationships/styles" Target="styles.xml" Id="rId1" /><Relationship Type="http://schemas.microsoft.com/office/2016/09/relationships/commentsIds" Target="commentsIds.xml" Id="rId11" /><Relationship Type="http://schemas.openxmlformats.org/officeDocument/2006/relationships/endnotes" Target="endnotes.xml" Id="rId5" /><Relationship Type="http://schemas.microsoft.com/office/2011/relationships/commentsExtended" Target="commentsExtended.xml" Id="rId10" /><Relationship Type="http://schemas.openxmlformats.org/officeDocument/2006/relationships/fontTable" Target="fontTable.xml" Id="rId19" /><Relationship Type="http://schemas.openxmlformats.org/officeDocument/2006/relationships/footnotes" Target="footnotes.xml" Id="rId4" /><Relationship Type="http://schemas.microsoft.com/office/2020/10/relationships/intelligence" Target="intelligence2.xml" Id="rId22" /><Relationship Type="http://schemas.openxmlformats.org/officeDocument/2006/relationships/hyperlink" Target="https://www.youtube.com/watch?v=wKz32opINzo" TargetMode="External" Id="R92d74f6682584ec6" /><Relationship Type="http://schemas.openxmlformats.org/officeDocument/2006/relationships/hyperlink" Target="https://www.youtube.com/watch?v=p1OGNSLqnZI" TargetMode="External" Id="R7ebba58d971a46f5" /><Relationship Type="http://schemas.openxmlformats.org/officeDocument/2006/relationships/hyperlink" Target="https://www.youtube.com/watch?v=Vjf_5VHYy3w" TargetMode="External" Id="Rc587b92271164018" /><Relationship Type="http://schemas.openxmlformats.org/officeDocument/2006/relationships/hyperlink" Target="https://www.youtube.com/watch?v=znqPQdxS_8U" TargetMode="External" Id="R40c6addcc2d240e7" /><Relationship Type="http://schemas.openxmlformats.org/officeDocument/2006/relationships/hyperlink" Target="https://www.youtube.com/watch?v=bZjgdbGZIEM" TargetMode="External" Id="R18bd6dad345c4577" /><Relationship Type="http://schemas.openxmlformats.org/officeDocument/2006/relationships/hyperlink" Target="https://morsecode.world/international/decoder/audio-decoder-adaptive.html" TargetMode="External" Id="Rc0b3db95607a4d76" /><Relationship Type="http://schemas.openxmlformats.org/officeDocument/2006/relationships/hyperlink" Target="https://www.youtube.com/watch?v=R3x8SMCUQzk" TargetMode="External" Id="R22e088abf71b47e9" /><Relationship Type="http://schemas.openxmlformats.org/officeDocument/2006/relationships/hyperlink" Target="https://gchq.github.io/CyberChef/#oeol=FF" TargetMode="External" Id="R1525c419ea1f43c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Xie, Kenneth</dc:creator>
  <keywords/>
  <dc:description/>
  <lastModifiedBy>Xie, Kenneth</lastModifiedBy>
  <revision>4</revision>
  <dcterms:created xsi:type="dcterms:W3CDTF">2026-08-04T03:04:00.0000000Z</dcterms:created>
  <dcterms:modified xsi:type="dcterms:W3CDTF">2026-08-09T07:23:05.7430902Z</dcterms:modified>
</coreProperties>
</file>